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ProfileBot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Architettura del Data Aggregation Pipeline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Analisi AS-IS, Gap Analysis e Proposta Evolutiva</w:t>
      </w:r>
    </w:p>
    <w:p>
      <w:pPr>
        <w:pBdr>
          <w:top w:val="single" w:color="2E86C1" w:sz="2"/>
        </w:pBdr>
        <w:spacing w:after="8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Skill-First Search | Experience-Enriched Ranking | Reskilling Prediction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Versione 1.0 | Marzo 2026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ProfileBot aggrega dati professionali da fonti eterogenee (CV DOCX, availability CSV, reskilling CSV) per costruire un motore di ricerca semantico di profili. L'architettura attuale funziona ma presenta </w:t>
      </w:r>
      <w:r>
        <w:rPr>
          <w:b/>
          <w:bCs/>
        </w:rPr>
        <w:t xml:space="preserve">limiti strutturali</w:t>
      </w:r>
      <w:r>
        <w:t xml:space="preserve"> nella capacità di sfruttare appieno le dimensioni del dato raccolto.</w:t>
      </w:r>
    </w:p>
    <w:p>
      <w:pPr>
        <w:spacing w:after="120" w:line="276"/>
      </w:pPr>
      <w:r>
        <w:t xml:space="preserve">Questo documento analizza lo stato corrente (AS-IS) della pipeline di aggregazione dati, identifica i gap rispetto a un modello di ricerca </w:t>
      </w:r>
      <w:r>
        <w:rPr>
          <w:b/>
          <w:bCs/>
        </w:rPr>
        <w:t xml:space="preserve">skill-first</w:t>
      </w:r>
      <w:r>
        <w:t xml:space="preserve"> con ranking arricchito dalle esperienze, e propone un'architettura evolutiva (TO-BE) che include: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Ricerca Skill-First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Priorità sulle competenze, non sul testo grezzo del CV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Ranking Experience-Enriched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esperienze rafforzano e specializzano lo score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Reskilling Predittivo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Proiezione del percorso di crescita del profilo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Profile Statistics API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 dedicato per valutazione e statistiche del profilo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Workflow Resiliente</w:t>
            </w:r>
          </w:p>
        </w:tc>
        <w:tc>
          <w:tcPr>
            <w:tcW w:type="dxa" w:w="6226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tollerante ai fallimenti parziali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Architettura AS-IS</w:t>
      </w:r>
    </w:p>
    <w:p>
      <w:pPr>
        <w:pStyle w:val="Heading2"/>
      </w:pPr>
      <w:r>
        <w:t xml:space="preserve">2.1 Data Sources</w:t>
      </w:r>
    </w:p>
    <w:p>
      <w:pPr>
        <w:spacing w:after="120" w:line="276"/>
      </w:pPr>
      <w:r>
        <w:t xml:space="preserve">ProfileBot ingesta dati da tre fonti distinte, ciascuna gestita dal legacy scraper service: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826"/>
        <w:gridCol w:w="2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Inside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 completo: skill, esperienze, education, certificazioni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4h (cron)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CSV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Stato disponibilità: FREE, PARTIAL, BUSY, UNAVAILABLE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4h (cron)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 CSV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Processi in corso: tipo formazione, skill target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4h (cron)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Ingestion Pipeline</w:t>
      </w:r>
    </w:p>
    <w:p>
      <w:pPr>
        <w:spacing w:after="120" w:line="276"/>
      </w:pPr>
      <w:r>
        <w:t xml:space="preserve">Il workflow di ingestion è orchestrato da </w:t>
      </w:r>
      <w:r>
        <w:rPr>
          <w:b/>
          <w:bCs/>
        </w:rPr>
        <w:t xml:space="preserve">Celery</w:t>
      </w:r>
      <w:r>
        <w:t xml:space="preserve"> tramite un DAG definito in </w:t>
      </w:r>
      <w:r>
        <w:rPr>
          <w:i/>
          <w:iCs/>
        </w:rPr>
        <w:t xml:space="preserve">res_id_workflow.yaml</w:t>
      </w:r>
      <w:r>
        <w:t xml:space="preserve">. La sequenza operativa è:</w:t>
      </w:r>
    </w:p>
    <w:p>
      <w:pPr>
        <w:spacing w:after="120" w:line="276"/>
      </w:pPr>
      <w:r>
        <w:rPr>
          <w:b/>
          <w:bCs/>
        </w:rPr>
        <w:t xml:space="preserve">1. fetch_res_ids</w:t>
      </w:r>
      <w:r>
        <w:t xml:space="preserve"> → Recupera la lista di res_id attivi dal scraper</w:t>
      </w:r>
    </w:p>
    <w:p>
      <w:pPr>
        <w:spacing w:after="120" w:line="276"/>
      </w:pPr>
      <w:r>
        <w:rPr>
          <w:b/>
          <w:bCs/>
        </w:rPr>
        <w:t xml:space="preserve">2. inside_fanout</w:t>
      </w:r>
      <w:r>
        <w:t xml:space="preserve"> → Per ogni res_id: refresh + download CV, parse DOCX, extract skills via LLM</w:t>
      </w:r>
    </w:p>
    <w:p>
      <w:pPr>
        <w:spacing w:after="120" w:line="276"/>
      </w:pPr>
      <w:r>
        <w:rPr>
          <w:b/>
          <w:bCs/>
        </w:rPr>
        <w:t xml:space="preserve">3. export_availability</w:t>
      </w:r>
      <w:r>
        <w:t xml:space="preserve"> + </w:t>
      </w:r>
      <w:r>
        <w:rPr>
          <w:b/>
          <w:bCs/>
        </w:rPr>
        <w:t xml:space="preserve">export_reskilling</w:t>
      </w:r>
      <w:r>
        <w:t xml:space="preserve"> → Trigger export CSV parallelo</w:t>
      </w:r>
    </w:p>
    <w:p>
      <w:pPr>
        <w:spacing w:after="120" w:line="276"/>
      </w:pPr>
      <w:r>
        <w:rPr>
          <w:b/>
          <w:bCs/>
        </w:rPr>
        <w:t xml:space="preserve">4. embed_all</w:t>
      </w:r>
      <w:r>
        <w:t xml:space="preserve"> → Genera embedding per skills + experiences, upsert su Qdrant</w:t>
      </w:r>
    </w:p>
    <w:p>
      <w:pPr>
        <w:spacing w:after="200"/>
      </w:pPr>
    </w:p>
    <w:p>
      <w:pPr>
        <w:pBdr>
          <w:top w:val="single" w:color="E74C3C" w:sz="4" w:space="4"/>
          <w:left w:val="single" w:color="E74C3C" w:sz="4" w:space="4"/>
          <w:bottom w:val="single" w:color="E74C3C" w:sz="4" w:space="4"/>
          <w:right w:val="single" w:color="E74C3C" w:sz="4" w:space="4"/>
        </w:pBdr>
        <w:shd w:fill="FDEDEC" w:val="clear"/>
        <w:spacing w:after="120" w:line="276"/>
        <w:rPr>
          <w:ins w:id="100" w:author="Claude" w:date="2026-03-06T00:00:00Z"/>
        </w:rPr>
      </w:pPr>
      <w:ins w:id="101" w:author="Claude" w:date="2026-03-06T00:00:00Z">
        <w:r>
          <w:rPr>
            <w:b/>
            <w:bCs/>
            <w:color w:val="E74C3C"/>
          </w:rPr>
          <w:t xml:space="preserve">⚠ DIFETTO CRITICO IDENTIFICATO (Issue #65 — P0-critical): </w:t>
        </w:r>
        <w:r>
          <w:t xml:space="preserve">Il task scraper.inside_refresh (step 1) attualmente NON si limita a recuperare i res_id: contiene un loop sincrono che processa TUTTI i profili in sequenza (chiamando refresh_inside_cv per ognuno). Questo causa: (a) timeout dopo ~500s con retry dall’inizio, perdendo tutto il lavoro; (b) doppia elaborazione, perché lo step 2 (inside_fanout) ricrea gli stessi task individuali. La soluzione approvata prevede che fetch_res_ids faccia SOLO fetch + cache dei res_id, delegando tutto il processing al fanout (vedi sezione 4.5.2).</w:t>
        </w:r>
      </w:ins>
    </w:p>
    <w:p>
      <w:pPr>
        <w:spacing w:after="200"/>
      </w:pPr>
    </w:p>
    <w:p>
      <w:pPr>
        <w:pStyle w:val="Heading2"/>
      </w:pPr>
      <w:r>
        <w:t xml:space="preserve">2.3 Modello Dati: NormalizedDocument</w:t>
      </w:r>
    </w:p>
    <w:p>
      <w:pPr>
        <w:spacing w:after="120" w:line="276"/>
      </w:pPr>
      <w:r>
        <w:t xml:space="preserve">Il modello centrale dell'ingestion è NormalizedDocument che struttura il CV in sezioni: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Identificativo univoco del documento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res_id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Identificativo della risorsa nel sistema legacy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DOCX_CV | AVAILABILITY_CSV | RESKILLING_API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Mappa sezione → contenuto (skills, experience, education, certifications)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Metadati estratti: nome, ruolo, seniority, lingue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raw_text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Testo completo del CV per fallback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Embedding &amp; Qdrant Collections</w:t>
      </w:r>
    </w:p>
    <w:p>
      <w:pPr>
        <w:spacing w:after="120" w:line="276"/>
      </w:pPr>
      <w:r>
        <w:t xml:space="preserve">L'EmbeddingPipeline produce punti vettoriali su </w:t>
      </w:r>
      <w:r>
        <w:rPr>
          <w:b/>
          <w:bCs/>
        </w:rPr>
        <w:t xml:space="preserve">due collection Qdrant</w:t>
      </w:r>
      <w:r>
        <w:t xml:space="preserve"> separate: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426"/>
        <w:gridCol w:w="2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Granularità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Indexes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cv_skills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punto per CV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cv_id, res_id, normalized_skills, skill_domain, seniority_bucket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Ricerca skill-based primaria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cv_experiences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 punti per CV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cv_id, res_id, related_skills, experience_years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Ricerca per esperienza specifica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Gli ID sono </w:t>
      </w:r>
      <w:r>
        <w:rPr>
          <w:b/>
          <w:bCs/>
        </w:rPr>
        <w:t xml:space="preserve">deterministici</w:t>
      </w:r>
      <w:r>
        <w:t xml:space="preserve"> (UUID5 basato su cv_id + suffisso), garantendo idempotenza negli upsert. Il modello di embedding è configurabile (default: text-embedding-ada-002 via OpenAI).</w:t>
      </w:r>
    </w:p>
    <w:p>
      <w:pPr>
        <w:pStyle w:val="Heading2"/>
      </w:pPr>
      <w:r>
        <w:t xml:space="preserve">2.5 Search Layer</w:t>
      </w:r>
    </w:p>
    <w:p>
      <w:pPr>
        <w:spacing w:after="120" w:line="276"/>
      </w:pPr>
      <w:r>
        <w:t xml:space="preserve">L'endpoint </w:t>
      </w:r>
      <w:r>
        <w:rPr>
          <w:b/>
          <w:bCs/>
        </w:rPr>
        <w:t xml:space="preserve">POST /api/v1/search/skills</w:t>
      </w:r>
      <w:r>
        <w:t xml:space="preserve"> implementa il flusso:</w:t>
      </w:r>
    </w:p>
    <w:p>
      <w:pPr>
        <w:spacing w:after="120" w:line="276"/>
      </w:pPr>
      <w:r>
        <w:rPr>
          <w:b/>
          <w:bCs/>
        </w:rPr>
        <w:t xml:space="preserve">Normalize</w:t>
      </w:r>
      <w:r>
        <w:t xml:space="preserve"> → Normalizza skill della query tramite SkillNormalizer (dizionario canonico)</w:t>
      </w:r>
    </w:p>
    <w:p>
      <w:pPr>
        <w:spacing w:after="120" w:line="276"/>
      </w:pPr>
      <w:r>
        <w:rPr>
          <w:b/>
          <w:bCs/>
        </w:rPr>
        <w:t xml:space="preserve">Embed</w:t>
      </w:r>
      <w:r>
        <w:t xml:space="preserve"> → Genera embedding della query concatenando le skill normalizzate</w:t>
      </w:r>
    </w:p>
    <w:p>
      <w:pPr>
        <w:spacing w:after="120" w:line="276"/>
      </w:pPr>
      <w:r>
        <w:rPr>
          <w:b/>
          <w:bCs/>
        </w:rPr>
        <w:t xml:space="preserve">Search</w:t>
      </w:r>
      <w:r>
        <w:t xml:space="preserve"> → Cosine similarity su cv_skills con filtri opzionali (domain, seniority, availability)</w:t>
      </w:r>
    </w:p>
    <w:p>
      <w:pPr>
        <w:spacing w:after="120" w:line="276"/>
      </w:pPr>
      <w:r>
        <w:rPr>
          <w:b/>
          <w:bCs/>
        </w:rPr>
        <w:t xml:space="preserve">Score</w:t>
      </w:r>
      <w:r>
        <w:t xml:space="preserve"> → final_score = 0.7 * cosine_similarity + 0.3 * match_ratio</w:t>
      </w:r>
    </w:p>
    <w:p>
      <w:pPr>
        <w:spacing w:after="120" w:line="276"/>
      </w:pPr>
      <w:r>
        <w:rPr>
          <w:b/>
          <w:bCs/>
        </w:rPr>
        <w:t xml:space="preserve">Rank</w:t>
      </w:r>
      <w:r>
        <w:t xml:space="preserve"> → (Opzionale) LLM Decision Engine per re-ranking dei top candidati</w:t>
      </w:r>
    </w:p>
    <w:p>
      <w:pPr>
        <w:spacing w:after="200"/>
      </w:pPr>
    </w:p>
    <w:p>
      <w:pPr>
        <w:spacing w:after="120" w:line="276"/>
      </w:pPr>
      <w:r>
        <w:t xml:space="preserve">Il </w:t>
      </w:r>
      <w:r>
        <w:rPr>
          <w:b/>
          <w:bCs/>
        </w:rPr>
        <w:t xml:space="preserve">match_ratio</w:t>
      </w:r>
      <w:r>
        <w:t xml:space="preserve"> è calcolato come </w:t>
      </w:r>
      <w:r>
        <w:rPr>
          <w:i/>
          <w:iCs/>
        </w:rPr>
        <w:t xml:space="preserve">matched_skills / query_skills</w:t>
      </w:r>
      <w:r>
        <w:t xml:space="preserve">, dove matched_skills sono le skill della query presenti nel payload </w:t>
      </w:r>
      <w:r>
        <w:rPr>
          <w:i/>
          <w:iCs/>
        </w:rPr>
        <w:t xml:space="preserve">normalized_skills</w:t>
      </w:r>
      <w:r>
        <w:t xml:space="preserve"> del punto.</w:t>
      </w:r>
    </w:p>
    <w:p>
      <w:r>
        <w:br w:type="page"/>
      </w:r>
    </w:p>
    <w:p>
      <w:pPr>
        <w:pStyle w:val="Heading1"/>
      </w:pPr>
      <w:r>
        <w:t xml:space="preserve">3. Gap Analysis</w:t>
      </w:r>
    </w:p>
    <w:p>
      <w:pPr>
        <w:spacing w:after="120" w:line="276"/>
      </w:pPr>
      <w:r>
        <w:t xml:space="preserve">L'analisi dei gap confronta le capacità attuali con il modello target di ricerca skill-first con experience enrichment e reskilling predittivo.</w:t>
      </w:r>
    </w:p>
    <w:p>
      <w:pPr>
        <w:pStyle w:val="Heading2"/>
      </w:pPr>
      <w:r>
        <w:t xml:space="preserve">3.1 Ricerca e Ranking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26"/>
        <w:gridCol w:w="1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 Attuale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Scoring formula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 similarity + 0.3 match_ratio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distingue tra skill primarie e secondarie; non pesa la profondità dell'esperienza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enrichment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separata, non integrata nello scoring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esperienze non rafforzano il ranking dei candidati con skill verificate da esperienza reale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 integration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esportato ma non indicizzato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Nessuna proiezione predittiva su skill in costruzione; dati non utilizzati nella ricerca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Multi-vector search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cv_skills usata per search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cv_experiences non contribuisce al ranking finale; nessun cross-collection scoring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evaluation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Nessuna API dedicata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Impossibile ottenere statistiche aggregate o score di valutazione per un singolo profilo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Ingestion e Dati</w:t>
      </w:r>
    </w:p>
    <w:tbl>
      <w:tblPr>
        <w:tblW w:type="dxa" w:w="8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26"/>
        <w:gridCol w:w="8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 Attuale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Identificato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 data model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generico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Dati non strutturati in modello dedicato; nessun mapping skill target → skill normalizzate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weighting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skill hanno peso uguale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Nessuna distinzione tra core skill e nice-to-have; skill di 10 anni e 1 anno pesano uguale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depth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Testo libero per esperienza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si estrae durata, ruolo specifico, impatto; collegamento skill → esperienza debole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resilience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Chord strict: 1 fallimento blocca tutto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 timeout causa ChordError che blocca embed_all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Architettura TO-BE</w:t>
      </w:r>
    </w:p>
    <w:p>
      <w:pPr>
        <w:spacing w:after="120" w:line="276"/>
      </w:pPr>
      <w:r>
        <w:t xml:space="preserve">La proposta evolutiva si articola in quattro macro-aree, ciascuna indipendente ma sinergica.</w:t>
      </w:r>
    </w:p>
    <w:p>
      <w:pPr>
        <w:pStyle w:val="Heading2"/>
      </w:pPr>
      <w:r>
        <w:t xml:space="preserve">4.1 Multi-Layer Search Engine</w:t>
      </w:r>
    </w:p>
    <w:p>
      <w:pPr>
        <w:spacing w:after="120" w:line="276"/>
      </w:pPr>
      <w:r>
        <w:t xml:space="preserve">Il cuore della proposta è un motore di ricerca </w:t>
      </w:r>
      <w:r>
        <w:rPr>
          <w:b/>
          <w:bCs/>
        </w:rPr>
        <w:t xml:space="preserve">multi-layer</w:t>
      </w:r>
      <w:r>
        <w:t xml:space="preserve"> che combina i risultati di più collection Qdrant con pesi configurabili:</w:t>
      </w:r>
    </w:p>
    <w:p>
      <w:pPr>
        <w:pStyle w:val="Heading3"/>
      </w:pPr>
      <w:r>
        <w:t xml:space="preserve">4.1.1 Layer 1: Skill Matching (Primario)</w:t>
      </w:r>
    </w:p>
    <w:p>
      <w:pPr>
        <w:spacing w:after="120" w:line="276"/>
      </w:pPr>
      <w:r>
        <w:t xml:space="preserve">Rimane il layer dominante. Le skill della query vengono normalizzate e matchate contro </w:t>
      </w:r>
      <w:r>
        <w:rPr>
          <w:i/>
          <w:iCs/>
        </w:rPr>
        <w:t xml:space="preserve">cv_skills</w:t>
      </w:r>
      <w:r>
        <w:t xml:space="preserve">. Evoluzione proposta: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Miglioramento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Weighted Skills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pesate per anni di esperienza e certificazioni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skill_weight = base + log(1 + years) + cert_bonus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Boost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Boost per skill nello stesso dominio della query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domain_score * 1.2 se domain match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Seniority Alignment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Penalizzazione per mismatch di seniority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penalty = abs(query_seniority - profile_seniority) * 0.05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4.1.2 Layer 2: Experience Validation (Secondario)</w:t>
      </w:r>
    </w:p>
    <w:p>
      <w:pPr>
        <w:spacing w:after="120" w:line="276"/>
      </w:pPr>
      <w:r>
        <w:t xml:space="preserve">Le esperienze dalla collection </w:t>
      </w:r>
      <w:r>
        <w:rPr>
          <w:i/>
          <w:iCs/>
        </w:rPr>
        <w:t xml:space="preserve">cv_experiences</w:t>
      </w:r>
      <w:r>
        <w:t xml:space="preserve"> vengono usate per </w:t>
      </w:r>
      <w:r>
        <w:rPr>
          <w:b/>
          <w:bCs/>
        </w:rPr>
        <w:t xml:space="preserve">validare e rafforzare</w:t>
      </w:r>
      <w:r>
        <w:t xml:space="preserve"> il match skill-based. Un candidato con le skill giuste E esperienze rilevanti riceve un boost significativo.</w:t>
      </w:r>
    </w:p>
    <w:p>
      <w:pPr>
        <w:spacing w:after="120" w:line="276"/>
      </w:pPr>
      <w:r>
        <w:rPr>
          <w:b/>
          <w:bCs/>
        </w:rPr>
        <w:t xml:space="preserve">Algoritmo proposto:</w:t>
      </w:r>
    </w:p>
    <w:p>
      <w:pPr>
        <w:spacing w:after="120" w:line="276"/>
      </w:pPr>
      <w:r>
        <w:t xml:space="preserve">1. Per ogni candidato dal Layer 1, cercare esperienze correlate in cv_experiences</w:t>
      </w:r>
    </w:p>
    <w:p>
      <w:pPr>
        <w:spacing w:after="120" w:line="276"/>
      </w:pPr>
      <w:r>
        <w:t xml:space="preserve">2. Calcolare un </w:t>
      </w:r>
      <w:r>
        <w:rPr>
          <w:b/>
          <w:bCs/>
        </w:rPr>
        <w:t xml:space="preserve">experience_relevance_score</w:t>
      </w:r>
      <w:r>
        <w:t xml:space="preserve"> basato su: cosine similarity esperienza-query, numero di skill matchate nell'esperienza, durata dell'esperienza</w:t>
      </w:r>
    </w:p>
    <w:p>
      <w:pPr>
        <w:spacing w:after="120" w:line="276"/>
      </w:pPr>
      <w:r>
        <w:t xml:space="preserve">3. Applicare il boost: </w:t>
      </w:r>
      <w:r>
        <w:rPr>
          <w:i/>
          <w:iCs/>
        </w:rPr>
        <w:t xml:space="preserve">final_score = skill_score * (1 + experience_boost * 0.3)</w:t>
      </w:r>
    </w:p>
    <w:p>
      <w:pPr>
        <w:pStyle w:val="Heading3"/>
      </w:pPr>
      <w:r>
        <w:t xml:space="preserve">4.1.3 Layer 3: Reskilling Trajectory (Predittivo)</w:t>
      </w:r>
    </w:p>
    <w:p>
      <w:pPr>
        <w:spacing w:after="120" w:line="276"/>
      </w:pPr>
      <w:r>
        <w:t xml:space="preserve">Nuova collection </w:t>
      </w:r>
      <w:r>
        <w:rPr>
          <w:b/>
          <w:bCs/>
        </w:rPr>
        <w:t xml:space="preserve">cv_reskilling</w:t>
      </w:r>
      <w:r>
        <w:t xml:space="preserve"> che indicizza le skill in costruzione. Questo layer non altera il ranking primario ma aggiunge </w:t>
      </w:r>
      <w:r>
        <w:rPr>
          <w:b/>
          <w:bCs/>
        </w:rPr>
        <w:t xml:space="preserve">metadati predittivi</w:t>
      </w:r>
      <w:r>
        <w:t xml:space="preserve"> alla risposta: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skills_in_progress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attualmente in fase di acquisizione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process_type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di processo formativo (corso, certificazione, mentoring)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estimated_completion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| null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stimata di completamento se disponibile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trajectory_score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0-1 che indica quanto il profilo si sta muovendo verso le skill richieste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4.1.4 Formula di Scoring Composita</w:t>
      </w:r>
    </w:p>
    <w:p>
      <w:pPr>
        <w:spacing w:after="120" w:line="276"/>
      </w:pPr>
      <w:r>
        <w:t xml:space="preserve">La formula finale combina i tre layer con pesi configurabili: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2"/>
              <w:left w:val="single" w:color="2E86C1" w:sz="6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Composite Score Formula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final_score = W_skill * skill_score + W_exp * experience_boost + W_resk * trajectory_bonus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Default weights: W_skill = 0.60, W_exp = 0.30, W_resk = 0.10</w:t>
            </w:r>
          </w:p>
          <w:p>
            <w:r>
              <w:rPr>
                <w:rFonts w:ascii="Courier New" w:cs="Courier New" w:eastAsia="Courier New" w:hAnsi="Courier New"/>
                <w:color w:val="5D6D7E"/>
                <w:sz w:val="18"/>
                <w:szCs w:val="18"/>
              </w:rPr>
              <w:t xml:space="preserve">Dove skill_score include: cosine_similarity, match_ratio, weighted_skills, domain_boost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Enriched Search Response</w:t>
      </w:r>
    </w:p>
    <w:p>
      <w:pPr>
        <w:spacing w:after="120" w:line="276"/>
      </w:pPr>
      <w:r>
        <w:t xml:space="preserve">La risposta della ricerca viene arricchita con informazioni multi-dimensionali per ogni candidato: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26"/>
        <w:gridCol w:w="28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skills_match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skill matchate con peso e livello, skill mancanti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cv_skills + scoring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experience_context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3 esperienze rilevanti con durata e ruolo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cv_experiences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reskilling_outlook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in costruzione, tipo processo, trajectory score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cv_reskilling (nuovo)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Stato corrente: FREE/PARTIAL/BUSY/UNAVAILABLE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cache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profile_summary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Seniority, domain principale, anni tot esperienza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NormalizedDocument metadata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Questo modello di risposta permette al consumer di avere una vista </w:t>
      </w:r>
      <w:r>
        <w:rPr>
          <w:b/>
          <w:bCs/>
        </w:rPr>
        <w:t xml:space="preserve">olistica</w:t>
      </w:r>
      <w:r>
        <w:t xml:space="preserve"> del candidato senza dover fare chiamate aggiuntive per ottenere il contesto delle esperienze o lo stato del reskilling.</w:t>
      </w:r>
    </w:p>
    <w:p>
      <w:pPr>
        <w:pStyle w:val="Heading2"/>
      </w:pPr>
      <w:r>
        <w:t xml:space="preserve">4.3 Profile Statistics &amp; Evaluation API</w:t>
      </w:r>
    </w:p>
    <w:p>
      <w:pPr>
        <w:spacing w:after="120" w:line="276"/>
      </w:pPr>
      <w:r>
        <w:t xml:space="preserve">Nuova API separata dalla ricerca, dedicata all'analisi e valutazione di un singolo profilo. Endpoint proposto: </w:t>
      </w:r>
      <w:r>
        <w:rPr>
          <w:b/>
          <w:bCs/>
        </w:rPr>
        <w:t xml:space="preserve">GET /api/v1/profiles/{res_id}/stats</w:t>
      </w:r>
    </w:p>
    <w:p>
      <w:pPr>
        <w:pStyle w:val="Heading3"/>
      </w:pPr>
      <w:r>
        <w:t xml:space="preserve">4.3.1 Skill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36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Calcolo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skill_coverage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Copertura skill rispetto a un benchmark di ruolo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matched_skills / role_required_skills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skill_depth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Profondità media delle competenze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avg(years_per_skill * cert_multiplier)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skill_breadth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Ampiezza del portfolio skill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unique_domains / total_domains_in_taxonomy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skill_freshness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Quanto recenti sono le skill (decay temporale)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sum(skill_weight * recency_factor)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4.3.2 Experience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total_years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Anni totali di esperienza professionale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domain_concentration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Concentrazione su domini specifici vs generalismo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role_progression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Evoluzione dei ruoli (junior → senior → lead)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project_diversity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Varieta di tipologie di progetto e settori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4.3.3 Growth Trajectory</w:t>
      </w:r>
    </w:p>
    <w:p>
      <w:pPr>
        <w:spacing w:after="120" w:line="276"/>
      </w:pPr>
      <w:r>
        <w:t xml:space="preserve">Basato sui dati di reskilling, fornisce una proiezione del percorso di crescita: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skills_in_progress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attualmente in fase di acquisizione con tipo processo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predicted_skills_6m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probabilmente acquisite entro 6 mesi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career_direction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Direzione del percorso: specializzazione vs broadening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reskilling_velocity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Velocita di acquisizione nuove skill (skill/anno)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Evoluzione Qdrant Collections</w:t>
      </w:r>
    </w:p>
    <w:p>
      <w:pPr>
        <w:spacing w:after="120" w:line="276"/>
      </w:pPr>
      <w:r>
        <w:t xml:space="preserve">La proposta prevede l'aggiunta di una terza collection e l'arricchimento dei payload esistenti: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Evoluzione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cv_skills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Esistente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Aggiungere: skill_weights (dict), domain_primary, total_experience_years, certification_count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cv_experiences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Esistente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Aggiungere: duration_months, role_title, industry_sector, project_type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cv_reskilling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NUOVA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Campi: res_id, skills_in_progress, process_type, start_date, estimated_end, skill_targets_normalized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La collection </w:t>
      </w:r>
      <w:r>
        <w:rPr>
          <w:b/>
          <w:bCs/>
        </w:rPr>
        <w:t xml:space="preserve">cv_reskilling</w:t>
      </w:r>
      <w:r>
        <w:t xml:space="preserve"> usa lo stesso modello di embedding delle altre collection per consentire ricerche semantiche cross-collection. L'ID è deterministico: </w:t>
      </w:r>
      <w:r>
        <w:rPr>
          <w:i/>
          <w:iCs/>
        </w:rPr>
        <w:t xml:space="preserve">uuid5(NAMESPACE, f"{res_id}:reskilling")</w:t>
      </w:r>
      <w:r>
        <w:t xml:space="preserve">.</w:t>
      </w:r>
    </w:p>
    <w:p>
      <w:pPr>
        <w:pStyle w:val="Heading2"/>
      </w:pPr>
      <w:r>
        <w:t xml:space="preserve">4.5 Workflow Resilience</w:t>
      </w:r>
    </w:p>
    <w:p>
      <w:pPr>
        <w:spacing w:after="120" w:line="276"/>
      </w:pPr>
      <w:r>
        <w:t xml:space="preserve">Il problema attuale: il fallimento del task </w:t>
      </w:r>
      <w:r>
        <w:rPr>
          <w:b/>
          <w:bCs/>
        </w:rPr>
        <w:t xml:space="preserve">export_reskilling</w:t>
      </w:r>
      <w:r>
        <w:t xml:space="preserve"> (timeout dopo 3 retry) causa un </w:t>
      </w:r>
      <w:r>
        <w:rPr>
          <w:b/>
          <w:bCs/>
        </w:rPr>
        <w:t xml:space="preserve">ChordError</w:t>
      </w:r>
      <w:r>
        <w:t xml:space="preserve"> che blocca </w:t>
      </w:r>
      <w:r>
        <w:rPr>
          <w:b/>
          <w:bCs/>
        </w:rPr>
        <w:t xml:space="preserve">embed_all</w:t>
      </w:r>
      <w:r>
        <w:t xml:space="preserve">, impedendo l'aggiornamento degli embedding anche quando tutti gli altri task sono completati con successo.</w:t>
      </w:r>
    </w:p>
    <w:p>
      <w:pPr>
        <w:pStyle w:val="Heading3"/>
      </w:pPr>
      <w:r>
        <w:t xml:space="preserve">4.5.1 Pattern: Best-Effort Chord</w:t>
      </w:r>
    </w:p>
    <w:p>
      <w:pPr>
        <w:spacing w:after="120" w:line="276"/>
      </w:pPr>
      <w:r>
        <w:t xml:space="preserve">Sostituire il chord strict con un pattern best-effort che: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Chord Strict (AS-IS)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Best-Effort Chord (TO-BE)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task fallisce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ChordError, callback non eseguito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Callback eseguito con risultati parziali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Dati reskilling non disponibili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non aggiornati per nessuno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Embedding aggiornati per skills ed experiences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 strategy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Task-level con countdown fisso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Task-level + circuit breaker per endpoint problematici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Nessuno</w:t>
            </w:r>
          </w:p>
        </w:tc>
        <w:tc>
          <w:tcPr>
            <w:tcW w:type="dxa" w:w="31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Metriche per task success rate, partial completion alerts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Implementazione suggerita:</w:t>
      </w:r>
      <w:r>
        <w:t xml:space="preserve"> Wrappare ogni task del chord con un error handler che ritorna un risultato di fallback (es. None o empty dict) invece di propagare l'eccezione. Il callback embed_all controlla quali risultati sono disponibili e processa solo quelli validi.</w:t>
      </w:r>
    </w:p>
    <w:p>
      <w:pPr>
        <w:rPr>
          <w:ins w:id="110" w:author="Claude" w:date="2026-03-06T00:00:00Z"/>
        </w:rPr>
      </w:pPr>
    </w:p>
    <w:p>
      <w:pPr>
        <w:pStyle w:val="Heading3"/>
        <w:rPr>
          <w:ins w:id="111" w:author="Claude" w:date="2026-03-06T00:00:00Z"/>
        </w:rPr>
      </w:pPr>
      <w:ins w:id="112" w:author="Claude" w:date="2026-03-06T00:00:00Z">
        <w:r>
          <w:t xml:space="preserve">4.5.2 Pattern: Fetch/Refresh Decoupling (Issue #65 — P0-critical)</w:t>
        </w:r>
      </w:ins>
    </w:p>
    <w:p>
      <w:pPr>
        <w:spacing w:after="120" w:line="276"/>
        <w:rPr>
          <w:ins w:id="113" w:author="Claude" w:date="2026-03-06T00:00:00Z"/>
        </w:rPr>
      </w:pPr>
      <w:ins w:id="114" w:author="Claude" w:date="2026-03-06T00:00:00Z">
        <w:r>
          <w:t xml:space="preserve">Problema attuale più critico del ChordError: il task scraper.inside_refresh contiene un loop sincrono che itera su TUTTI i res_id (~100 profili), chiamando refresh_inside_cv() per ciascuno. Un singolo ReadTimeout (dopo ~500s) causa il retry dell’intero task da zero, vanificando tutto il lavoro già completato. Inoltre, il workflow successivo (inside_fanout) ricrea task individuali per gli stessi res_id, duplicando l’elaborazione.</w:t>
        </w:r>
      </w:ins>
    </w:p>
    <w:p>
      <w:pPr>
        <w:spacing w:after="120" w:line="276"/>
        <w:rPr>
          <w:ins w:id="115" w:author="Claude" w:date="2026-03-06T00:00:00Z"/>
        </w:rPr>
      </w:pPr>
      <w:ins w:id="116" w:author="Claude" w:date="2026-03-06T00:00:00Z">
        <w:r>
          <w:rPr>
            <w:b/>
            <w:bCs/>
          </w:rPr>
          <w:t xml:space="preserve">Soluzione approvata (3 fasi):</w:t>
        </w:r>
      </w:ins>
    </w:p>
    <w:p>
      <w:pPr>
        <w:spacing w:after="80" w:line="276"/>
        <w:rPr>
          <w:ins w:id="117" w:author="Claude" w:date="2026-03-06T00:00:00Z"/>
        </w:rPr>
      </w:pPr>
      <w:ins w:id="118" w:author="Claude" w:date="2026-03-06T00:00:00Z">
        <w:r>
          <w:rPr>
            <w:b/>
            <w:bCs/>
          </w:rPr>
          <w:t xml:space="preserve">Fase 1 — Disaccoppiare fetch da refresh: </w:t>
        </w:r>
        <w:r>
          <w:t xml:space="preserve">scraper.inside_refresh deve fare SOLO: (1) chiamare fetch_inside_res_ids() per ottenere la lista, (2) salvare i res_id in Redis con cache.set_res_ids(), (3) restituire il risultato senza processare i profili. Il loop di refresh viene completamente rimosso.</w:t>
        </w:r>
      </w:ins>
    </w:p>
    <w:p>
      <w:pPr>
        <w:spacing w:after="80" w:line="276"/>
        <w:rPr>
          <w:ins w:id="119" w:author="Claude" w:date="2026-03-06T00:00:00Z"/>
        </w:rPr>
      </w:pPr>
      <w:ins w:id="120" w:author="Claude" w:date="2026-03-06T00:00:00Z">
        <w:r>
          <w:rPr>
            <w:b/>
            <w:bCs/>
          </w:rPr>
          <w:t xml:space="preserve">Fase 2 — Delegare al fanout: </w:t>
        </w:r>
        <w:r>
          <w:t xml:space="preserve">Il workflow res_id_workflow.yaml già prevede il fanout verso scraper.inside_refresh_item. Eliminando il loop dal task padre, ogni profilo viene processato UNA sola volta come task individuale con retry indipendente, parallelismo tramite i worker Celery e progresso incrementale (se un profilo fallisce, gli altri non sono impattati).</w:t>
        </w:r>
      </w:ins>
    </w:p>
    <w:p>
      <w:pPr>
        <w:spacing w:after="120" w:line="276"/>
        <w:rPr>
          <w:ins w:id="121" w:author="Claude" w:date="2026-03-06T00:00:00Z"/>
        </w:rPr>
      </w:pPr>
      <w:ins w:id="122" w:author="Claude" w:date="2026-03-06T00:00:00Z">
        <w:r>
          <w:rPr>
            <w:b/>
            <w:bCs/>
          </w:rPr>
          <w:t xml:space="preserve">Fase 3 — Timeout aggressivo: </w:t>
        </w:r>
        <w:r>
          <w:t xml:space="preserve">Con il loop rimosso, inside_refresh diventa una singola chiamata HTTP leggera. Il timeout può essere ridotto da 120s a 30s. Questo fix è prerequisito per la Phase 1 della roadmap evolutiva.</w:t>
        </w:r>
      </w:ins>
    </w:p>
    <w:p>
      <w:pPr>
        <w:spacing w:after="120" w:line="276"/>
        <w:rPr>
          <w:ins w:id="123" w:author="Claude" w:date="2026-03-06T00:00:00Z"/>
        </w:rPr>
      </w:pPr>
      <w:ins w:id="124" w:author="Claude" w:date="2026-03-06T00:00:00Z">
        <w:r>
          <w:rPr>
            <w:b/>
            <w:bCs/>
          </w:rPr>
          <w:t xml:space="preserve">File coinvolti: </w:t>
        </w:r>
        <w:r>
          <w:t xml:space="preserve">src/services/scraper/tasks.py (rimuovere il loop da scraper_inside_refresh_task), config/workflows/res_id_workflow.yaml (nessuna modifica necessaria, già corretto), src/services/scraper/client.py (opzionale: timeout configurabile).</w:t>
        </w:r>
      </w:ins>
    </w:p>
    <w:p>
      <w:r>
        <w:br w:type="page"/>
      </w:r>
    </w:p>
    <w:p>
      <w:pPr>
        <w:pStyle w:val="Heading1"/>
      </w:pPr>
      <w:r>
        <w:t xml:space="preserve">5. Enhanced Ingestion Pipeline</w:t>
      </w:r>
    </w:p>
    <w:p>
      <w:pPr>
        <w:pStyle w:val="Heading2"/>
      </w:pPr>
      <w:r>
        <w:t xml:space="preserve">5.1 Skill Extraction Potenziato</w:t>
      </w:r>
    </w:p>
    <w:p>
      <w:pPr>
        <w:spacing w:after="120" w:line="276"/>
      </w:pPr>
      <w:r>
        <w:t xml:space="preserve">L'estrazione skill via LLM deve essere arricchita per supportare il weighted scoring: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Attuale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Evoluzione Proposta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skill_name: str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skill_name: str + skill_weight: float (calcolato)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normalized_skills: List[str]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weighted_skills: Dict[str, SkillWeight] con years, level, certified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skill_domain: str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skill_domains: List[str] con primary_domain flag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seniority_bucket: str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seniority_bucket: str + seniority_evidence: List[str]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t xml:space="preserve">Il modello </w:t>
      </w:r>
      <w:r>
        <w:rPr>
          <w:b/>
          <w:bCs/>
        </w:rPr>
        <w:t xml:space="preserve">SkillWeight</w:t>
      </w:r>
      <w:r>
        <w:t xml:space="preserve"> proposto: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class SkillWeight(BaseModel):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name: str                    # Skill normalizzata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years: float = 0.0           # Anni di esperienza sulla skill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level: str = "intermediate"  # junior/intermediate/senior/expert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certified: bool = False      # Ha certificazione sulla skill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from_experience: bool = True  # Skill verificata da esperienza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weight: float                # Peso calcolato: base + log(1+years) + cert_bonus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Reskilling Data Ingestion</w:t>
      </w:r>
    </w:p>
    <w:p>
      <w:pPr>
        <w:spacing w:after="120" w:line="276"/>
      </w:pPr>
      <w:r>
        <w:t xml:space="preserve">Attualmente il CSV di reskilling viene solo esportato. La proposta prevede:</w:t>
      </w:r>
    </w:p>
    <w:p>
      <w:pPr>
        <w:spacing w:after="120" w:line="276"/>
      </w:pPr>
      <w:r>
        <w:rPr>
          <w:b/>
          <w:bCs/>
        </w:rPr>
        <w:t xml:space="preserve">1. Parsing strutturato</w:t>
      </w:r>
      <w:r>
        <w:t xml:space="preserve"> → Estrarre dal CSV: res_id, tipo processo, skill target, data inizio, stato</w:t>
      </w:r>
    </w:p>
    <w:p>
      <w:pPr>
        <w:spacing w:after="120" w:line="276"/>
      </w:pPr>
      <w:r>
        <w:rPr>
          <w:b/>
          <w:bCs/>
        </w:rPr>
        <w:t xml:space="preserve">2. Skill normalization</w:t>
      </w:r>
      <w:r>
        <w:t xml:space="preserve"> → Mappare le skill target del reskilling al dizionario canonico (SkillNormalizer)</w:t>
      </w:r>
    </w:p>
    <w:p>
      <w:pPr>
        <w:spacing w:after="120" w:line="276"/>
      </w:pPr>
      <w:r>
        <w:rPr>
          <w:b/>
          <w:bCs/>
        </w:rPr>
        <w:t xml:space="preserve">3. Embedding</w:t>
      </w:r>
      <w:r>
        <w:t xml:space="preserve"> → Generare embedding per le skill in costruzione e indicizzare in cv_reskilling</w:t>
      </w:r>
    </w:p>
    <w:p>
      <w:pPr>
        <w:spacing w:after="120" w:line="276"/>
      </w:pPr>
      <w:r>
        <w:rPr>
          <w:b/>
          <w:bCs/>
        </w:rPr>
        <w:t xml:space="preserve">4. Profile linking</w:t>
      </w:r>
      <w:r>
        <w:t xml:space="preserve"> → Collegare i dati reskilling al profilo tramite res_id per la Profile Statistics API</w:t>
      </w:r>
    </w:p>
    <w:p>
      <w:pPr>
        <w:pStyle w:val="Heading2"/>
      </w:pPr>
      <w:r>
        <w:t xml:space="preserve">5.3 Experience Extraction Potenziato</w:t>
      </w:r>
    </w:p>
    <w:p>
      <w:pPr>
        <w:spacing w:after="120" w:line="276"/>
      </w:pPr>
      <w:r>
        <w:t xml:space="preserve">L'estrazione delle esperienze deve produrre metadati strutturati aggiuntivi: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726"/>
        <w:gridCol w:w="3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Estrazione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duration_months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da date inizio/fine nel CV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Peso esperienza nello scoring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role_title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dal titolo della posizione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Matching per ruolo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industry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dal contesto aziendale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per settore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skills_applied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con skill estratte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Validazione skill tramite esperienza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impact_level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LLM: individual/team/department/company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Seniority evidence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Design</w:t>
      </w:r>
    </w:p>
    <w:p>
      <w:pPr>
        <w:pStyle w:val="Heading2"/>
      </w:pPr>
      <w:r>
        <w:t xml:space="preserve">6.1 Search API Evoluta</w:t>
      </w:r>
    </w:p>
    <w:p>
      <w:pPr>
        <w:spacing w:after="120" w:line="276"/>
      </w:pPr>
      <w:r>
        <w:t xml:space="preserve">Endpoint: </w:t>
      </w:r>
      <w:r>
        <w:rPr>
          <w:b/>
          <w:bCs/>
        </w:rPr>
        <w:t xml:space="preserve">POST /api/v1/search/skills</w:t>
      </w:r>
      <w:r>
        <w:t xml:space="preserve"> (retrocompatibile, con nuovi campi opzionali)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# Enhanced SkillSearchRequest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SkillSearchRequest(BaseModel):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skills: List[str]                    # Required: skill da cercare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filters: SearchFilters | None        # Filtri esistenti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    # --- Nuovi campi opzionali 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include_experiences: bool = True      # Arricchisci con esperienze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include_reskilling: bool = True       # Includi reskilling outlook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scoring_weights: ScoringWeights|None  # Override pesi scoring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min_experience_years: int | None      # Filtro anni esperienza min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Profile Statistics API</w:t>
      </w:r>
    </w:p>
    <w:p>
      <w:pPr>
        <w:spacing w:after="120" w:line="276"/>
      </w:pPr>
      <w:r>
        <w:t xml:space="preserve">Endpoint: </w:t>
      </w:r>
      <w:r>
        <w:rPr>
          <w:b/>
          <w:bCs/>
        </w:rPr>
        <w:t xml:space="preserve">GET /api/v1/profiles/{res_id}/stats</w:t>
      </w:r>
    </w:p>
    <w:p>
      <w:pPr>
        <w:spacing w:after="120" w:line="276"/>
      </w:pPr>
      <w:r>
        <w:t xml:space="preserve">Response model proposto: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ProfileStats(BaseModel):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res_id: 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skill_assessment: SkillAssessment     # coverage, depth, breadth, freshness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experience_assessment: ExpAssessment   # total_years, progression, diversity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growth_trajectory: GrowthTrajectory    # in_progress, predicted, direction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availability: AvailabilityStatus       # Stato corrente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overall_score: float                   # Score composito 0-100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Implementation Roadmap</w:t>
      </w:r>
    </w:p>
    <w:p>
      <w:pPr>
        <w:spacing w:after="120" w:line="276"/>
      </w:pPr>
      <w:r>
        <w:t xml:space="preserve">La roadmap è organizzata in fasi incrementali, ciascuna rilasciabile indipendentemente: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26"/>
        <w:gridCol w:w="1500"/>
        <w:gridCol w:w="1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Dipendenze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S9-S10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 resilience (best-effort chord), SkillWeight model, enhanced skill extraction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2: Experience Layer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S11-S12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enrichment nello scoring, metadata strutturati esperienze, cross-collection search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3: Reskilling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S13-S14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cv_reskilling collection, reskilling ingestion pipeline, trajectory scoring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4: Profile API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S15-S16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Statistics API, skill/experience/growth assessment, overall score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+ 3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5: Optimization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S17-S18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Tuning pesi scoring, A/B testing, caching strategico, performance optimization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7.1 Phase 1: Foundation (Sprint 9-10)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2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Best-effort chord pattern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Wrapper per task con fallback, embed_all con risultati parziali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SkillWeight model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Nuovo modello Pydantic con calcolo peso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Enhanced LLM extraction prompt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Aggiornare prompt per estrarre years, level, certified per ogni skill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cv_skills payload evolution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weighted_skills, domain_primary, total_experience_years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Scoring formula update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Implementare weighted scoring con domain boost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suite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 test per nuovo scoring e workflow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Phase 2: Experience Layer (Sprint 11-12)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2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Enhanced experience extraction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Estrarre duration, role, industry, skills_applied via LLM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cv_experiences payload update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nuovi campi al payload Qdrant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Cross-collection search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cv_experiences per candidati dal Layer 1, calcolo experience_boost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Enriched response model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experience_context alla SearchResponse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suite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cross-collection, scoring composito, response enrichment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Phase 3: Reskilling Integration (Sprint 13-14)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2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 CSV parser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Parsing strutturato del CSV con mapping a modello dedicato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cv_reskilling collection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 Qdrant collection, embedding pipeline, payload indexes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 normalization mapping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Mappare skill target reskilling al dizionario canonico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Trajectory scoring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Calcolo trajectory_score basato su overlap skill richieste / in costruzione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 in search response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reskilling_outlook alla risposta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suite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ingestion reskilling, trajectory scoring, response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Architecture Decision Records</w:t>
      </w:r>
    </w:p>
    <w:p>
      <w:pPr>
        <w:pStyle w:val="Heading2"/>
      </w:pPr>
      <w:r>
        <w:t xml:space="preserve">8.1 ADR-001: Multi-Collection vs Single-Collection Search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Servono dati da skill, esperienze e reskilling per costruire il ranking composito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Mantenere collection separate con cross-collection query orchestrata dal search service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collection con payload unificato (scartata: payload troppo pesante, aggiornamenti parziali costosi)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Conseguenze +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Aggiornamento indipendente per collection, query specifiche ottimizzate, scaling indipendente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Conseguenze -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Latenza aggiuntiva per cross-collection query, complessità orchestrazione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ADR-002: Scoring Weights Configurabili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pesi dello scoring composito devono poter essere tunati senza deploy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Pesi configurabili via Settings (env vars) con override per-request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Pesi hardcoded (scartata: troppo rigido), ML-learned (prematura per MVP)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Conseguenze +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 facilitato, tuning rapido, personalizzazione per use case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Conseguenze -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Maggiore superficie di configurazione, rischio misconfiguration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ADR-003: Best-Effort Chord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fallimento di un singolo task (reskilling timeout) blocca l'intera pipeline di embedding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Wrappare task del chord con error handler che ritorna fallback instead of raising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Separare workflow in pipeline indipendenti (scartata: duplicazione logica, sync complessa)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Conseguenze +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sempre eseguita, dati parziali meglio di nessun dato, monitoring su partial failures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Conseguenze -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Possibilità di dati stale per dimensioni fallite, necessità di alerting</w:t>
            </w:r>
          </w:p>
        </w:tc>
      </w:tr>
    </w:tbl>
    <w:p>
      <w:pPr>
        <w:rPr>
          <w:ins w:id="130" w:author="Claude" w:date="2026-03-06T00:00:00Z"/>
        </w:rPr>
      </w:pPr>
    </w:p>
    <w:p>
      <w:pPr>
        <w:pStyle w:val="Heading2"/>
        <w:rPr>
          <w:ins w:id="131" w:author="Claude" w:date="2026-03-06T00:00:00Z"/>
        </w:rPr>
      </w:pPr>
      <w:ins w:id="132" w:author="Claude" w:date="2026-03-06T00:00:00Z">
        <w:r>
          <w:t xml:space="preserve">8.4 ADR-004: Fetch/Refresh Decoupling in scraper.inside_refresh</w:t>
        </w:r>
      </w:ins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ins w:id="133" w:author="Claude" w:date="2026-03-06T00:00:00Z"/>
        </w:trPr>
        <w:tc>
          <w:tcPr>
            <w:tcW w:type="dxa" w:w="2500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0" w:author="Claude" w:date="2026-03-06T00:00:00Z"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Aspetto</w:t>
              </w:r>
            </w:ins>
          </w:p>
        </w:tc>
        <w:tc>
          <w:tcPr>
            <w:tcW w:type="dxa" w:w="6526"/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1" w:author="Claude" w:date="2026-03-06T00:00:00Z"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Dettaglio</w:t>
              </w:r>
            </w:ins>
          </w:p>
        </w:tc>
      </w:tr>
      <w:tr>
        <w:trPr>
          <w:ins w:id="134" w:author="Claude" w:date="2026-03-06T00:00:00Z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2" w:author="Claude" w:date="2026-03-06T00:00:00Z">
              <w:r>
                <w:rPr>
                  <w:b/>
                  <w:bCs/>
                  <w:sz w:val="20"/>
                  <w:szCs w:val="20"/>
                </w:rPr>
                <w:t>Status</w:t>
              </w:r>
            </w:ins>
          </w:p>
        </w:tc>
        <w:tc>
          <w:tcPr>
            <w:tcW w:type="dxa" w:w="6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3" w:author="Claude" w:date="2026-03-06T00:00:00Z">
              <w:r>
                <w:rPr>
                  <w:b/>
                  <w:bCs/>
                  <w:color w:val="E74C3C"/>
                  <w:sz w:val="20"/>
                  <w:szCs w:val="20"/>
                </w:rPr>
                <w:t>Accepted (P0-critical) — Issue #65</w:t>
              </w:r>
            </w:ins>
          </w:p>
        </w:tc>
      </w:tr>
      <w:tr>
        <w:trPr>
          <w:ins w:id="135" w:author="Claude" w:date="2026-03-06T00:00:00Z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4" w:author="Claude" w:date="2026-03-06T00:00:00Z">
              <w:r>
                <w:rPr>
                  <w:b/>
                  <w:bCs/>
                  <w:sz w:val="20"/>
                  <w:szCs w:val="20"/>
                </w:rPr>
                <w:t>Context</w:t>
              </w:r>
            </w:ins>
          </w:p>
        </w:tc>
        <w:tc>
          <w:tcPr>
            <w:tcW w:type="dxa" w:w="6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5" w:author="Claude" w:date="2026-03-06T00:00:00Z">
              <w:r>
                <w:rPr>
                  <w:sz w:val="20"/>
                  <w:szCs w:val="20"/>
                </w:rPr>
                <w:t xml:space="preserve">scraper.inside_refresh esegue un loop sincrono su ~100 profili in un singolo task Celery (500s+), poi il fanout duplica lo stesso lavoro con task individuali. Un ReadTimeout uccide tutto il progresso.</w:t>
              </w:r>
            </w:ins>
          </w:p>
        </w:tc>
      </w:tr>
      <w:tr>
        <w:trPr>
          <w:ins w:id="136" w:author="Claude" w:date="2026-03-06T00:00:00Z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6" w:author="Claude" w:date="2026-03-06T00:00:00Z">
              <w:r>
                <w:rPr>
                  <w:b/>
                  <w:bCs/>
                  <w:sz w:val="20"/>
                  <w:szCs w:val="20"/>
                </w:rPr>
                <w:t>Decision</w:t>
              </w:r>
            </w:ins>
          </w:p>
        </w:tc>
        <w:tc>
          <w:tcPr>
            <w:tcW w:type="dxa" w:w="6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7" w:author="Claude" w:date="2026-03-06T00:00:00Z">
              <w:r>
                <w:rPr>
                  <w:sz w:val="20"/>
                  <w:szCs w:val="20"/>
                </w:rPr>
                <w:t xml:space="preserve">Disaccoppiare fetch (solo recupero lista res_id + cache Redis) da refresh (delegato interamente al fanout tramite task inside_refresh_item individuali)</w:t>
              </w:r>
            </w:ins>
          </w:p>
        </w:tc>
      </w:tr>
      <w:tr>
        <w:trPr>
          <w:ins w:id="137" w:author="Claude" w:date="2026-03-06T00:00:00Z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8" w:author="Claude" w:date="2026-03-06T00:00:00Z">
              <w:r>
                <w:rPr>
                  <w:b/>
                  <w:bCs/>
                  <w:sz w:val="20"/>
                  <w:szCs w:val="20"/>
                </w:rPr>
                <w:t>Alternative</w:t>
              </w:r>
            </w:ins>
          </w:p>
        </w:tc>
        <w:tc>
          <w:tcPr>
            <w:tcW w:type="dxa" w:w="6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49" w:author="Claude" w:date="2026-03-06T00:00:00Z">
              <w:r>
                <w:rPr>
                  <w:sz w:val="20"/>
                  <w:szCs w:val="20"/>
                </w:rPr>
                <w:t xml:space="preserve">Batch chunking nel loop (scartata: complessità aggiunta senza eliminare il problema del single-point-of-failure)</w:t>
              </w:r>
            </w:ins>
          </w:p>
        </w:tc>
      </w:tr>
      <w:tr>
        <w:trPr>
          <w:ins w:id="138" w:author="Claude" w:date="2026-03-06T00:00:00Z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50" w:author="Claude" w:date="2026-03-06T00:00:00Z">
              <w:r>
                <w:rPr>
                  <w:b/>
                  <w:bCs/>
                  <w:sz w:val="20"/>
                  <w:szCs w:val="20"/>
                </w:rPr>
                <w:t>Conseguenze +</w:t>
              </w:r>
            </w:ins>
          </w:p>
        </w:tc>
        <w:tc>
          <w:tcPr>
            <w:tcW w:type="dxa" w:w="6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51" w:author="Claude" w:date="2026-03-06T00:00:00Z">
              <w:r>
                <w:rPr>
                  <w:sz w:val="20"/>
                  <w:szCs w:val="20"/>
                </w:rPr>
                <w:t xml:space="preserve">Eliminazione double processing, retry indipendente per profilo, parallelismo pieno, timeout task padre &lt; 30s, nessun lavoro perso al retry</w:t>
              </w:r>
            </w:ins>
          </w:p>
        </w:tc>
      </w:tr>
      <w:tr>
        <w:trPr>
          <w:ins w:id="139" w:author="Claude" w:date="2026-03-06T00:00:00Z"/>
        </w:trP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52" w:author="Claude" w:date="2026-03-06T00:00:00Z">
              <w:r>
                <w:rPr>
                  <w:b/>
                  <w:bCs/>
                  <w:sz w:val="20"/>
                  <w:szCs w:val="20"/>
                </w:rPr>
                <w:t>Conseguenze -</w:t>
              </w:r>
            </w:ins>
          </w:p>
        </w:tc>
        <w:tc>
          <w:tcPr>
            <w:tcW w:type="dxa" w:w="6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ins w:id="153" w:author="Claude" w:date="2026-03-06T00:00:00Z">
              <w:r>
                <w:rPr>
                  <w:sz w:val="20"/>
                  <w:szCs w:val="20"/>
                </w:rPr>
                <w:t xml:space="preserve">Nessuna significativa: il workflow già prevede il fanout; la modifica rimuove codice ridondante</w:t>
              </w:r>
            </w:ins>
          </w:p>
        </w:tc>
      </w:tr>
    </w:tbl>
    <w:p>
      <w:r>
        <w:br w:type="page"/>
      </w:r>
    </w:p>
    <w:p>
      <w:pPr>
        <w:pStyle w:val="Heading1"/>
      </w:pPr>
      <w:r>
        <w:t xml:space="preserve">9. Rischi e Mitigazioni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6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Probabilità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extraction quality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layer post-extraction, fallback su regex per campi strutturati, prompt engineering iterativo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Cross-collection latency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Caching aggressivo Layer 1 results, parallel queries, limit top-K per Layer 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Reskilling data incompletezza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Basso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Graceful degradation: se reskilling non disponibile, trajectory_score = null, non 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Scoring weights tuning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conservativi (skill-first), A/B testing framework, rollback rapido via env vars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Backward compatibility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Nuovi campi opzionali, default behavior = AS-IS, feature flags per nuovi layer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10. Conclusioni e Next Steps</w:t>
      </w:r>
    </w:p>
    <w:p>
      <w:pPr>
        <w:spacing w:after="120" w:line="276"/>
      </w:pPr>
      <w:r>
        <w:t xml:space="preserve">L'architettura proposta evolve ProfileBot da un motore di ricerca </w:t>
      </w:r>
      <w:r>
        <w:rPr>
          <w:b/>
          <w:bCs/>
        </w:rPr>
        <w:t xml:space="preserve">flat-text</w:t>
      </w:r>
      <w:r>
        <w:t xml:space="preserve"> a un sistema </w:t>
      </w:r>
      <w:r>
        <w:rPr>
          <w:b/>
          <w:bCs/>
        </w:rPr>
        <w:t xml:space="preserve">multi-dimensionale skill-first</w:t>
      </w:r>
      <w:r>
        <w:t xml:space="preserve"> che sfrutta appieno i dati già disponibili. I principi guida sono:</w:t>
      </w:r>
    </w:p>
    <w:p>
      <w:pPr>
        <w:spacing w:after="120" w:line="276"/>
      </w:pPr>
      <w:r>
        <w:rPr>
          <w:b/>
          <w:bCs/>
        </w:rPr>
        <w:t xml:space="preserve">Incrementalità</w:t>
      </w:r>
      <w:r>
        <w:t xml:space="preserve">: ogni fase è rilasciabile indipendentemente e retrocompatibile</w:t>
      </w:r>
    </w:p>
    <w:p>
      <w:pPr>
        <w:spacing w:after="120" w:line="276"/>
      </w:pPr>
      <w:r>
        <w:rPr>
          <w:b/>
          <w:bCs/>
        </w:rPr>
        <w:t xml:space="preserve">Resilienza</w:t>
      </w:r>
      <w:r>
        <w:t xml:space="preserve">: la pipeline tolera fallimenti parziali senza compromettere l'intero sistema</w:t>
      </w:r>
    </w:p>
    <w:p>
      <w:pPr>
        <w:spacing w:after="120" w:line="276"/>
      </w:pPr>
      <w:r>
        <w:rPr>
          <w:b/>
          <w:bCs/>
        </w:rPr>
        <w:t xml:space="preserve">Configurabilità</w:t>
      </w:r>
      <w:r>
        <w:t xml:space="preserve">: pesi, layer e arricchimenti sono tutti configurabili senza deploy</w:t>
      </w:r>
    </w:p>
    <w:p>
      <w:pPr>
        <w:spacing w:after="120" w:line="276"/>
      </w:pPr>
      <w:r>
        <w:rPr>
          <w:b/>
          <w:bCs/>
        </w:rPr>
        <w:t xml:space="preserve">Pragmatismo</w:t>
      </w:r>
      <w:r>
        <w:t xml:space="preserve">: le fonti dati sono quelle esistenti (CV, availability, reskilling), nessuna nuova integrazione richiesta</w:t>
      </w:r>
    </w:p>
    <w:p>
      <w:pPr>
        <w:spacing w:after="200"/>
      </w:pPr>
    </w:p>
    <w:p>
      <w:pPr>
        <w:spacing w:after="120" w:line="276"/>
      </w:pPr>
      <w:r>
        <w:rPr>
          <w:b/>
          <w:bCs/>
        </w:rPr>
        <w:t xml:space="preserve">Immediate next steps:</w:t>
      </w:r>
    </w:p>
    <w:p>
      <w:pPr>
        <w:spacing w:after="120" w:line="276"/>
      </w:pPr>
      <w:r>
        <w:t xml:space="preserve">1. Validare la proposta con il team e raccogliere feedback</w:t>
      </w:r>
    </w:p>
    <w:p>
      <w:pPr>
        <w:spacing w:after="120" w:line="276"/>
      </w:pPr>
      <w:r>
        <w:t xml:space="preserve">2. Creare le GitHub issues per la Phase 1 (Foundation)</w:t>
      </w:r>
    </w:p>
    <w:p>
      <w:pPr>
        <w:spacing w:after="120" w:line="276"/>
      </w:pPr>
      <w:r>
        <w:t xml:space="preserve">3. Implementare il best-effort chord pattern come quick win</w:t>
      </w:r>
    </w:p>
    <w:p>
      <w:pPr>
        <w:spacing w:after="120" w:line="276"/>
      </w:pPr>
      <w:r>
        <w:t xml:space="preserve">4. Prototipare il SkillWeight model e testare l'enhanced extraction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Pagina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/>
      </w:pBdr>
      <w:jc w:val="right"/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ProfileBot | Architecture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2026-03-06T10:13:04.775Z</dcterms:created>
  <dcterms:modified xsi:type="dcterms:W3CDTF">2026-03-06T10:13:04.778Z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